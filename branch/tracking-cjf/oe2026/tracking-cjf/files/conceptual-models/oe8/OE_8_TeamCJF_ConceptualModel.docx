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 </w:t>
      </w:r>
      <w:r w:rsidDel="00000000" w:rsidR="00000000" w:rsidRPr="00000000">
        <w:rPr>
          <w:b w:val="1"/>
          <w:bCs w:val="1"/>
          <w:rtl w:val="0"/>
        </w:rPr>
        <w:t xml:space="preserve">Provenance Diagram:</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ind w:left="0" w:firstLine="0"/>
        <w:rPr>
          <w:sz w:val="8"/>
          <w:szCs w:val="8"/>
        </w:rPr>
      </w:pPr>
      <w:r w:rsidDel="00000000" w:rsidR="00000000" w:rsidRPr="00000000">
        <w:rPr>
          <w:rtl w:val="0"/>
        </w:rPr>
      </w:r>
    </w:p>
    <w:p w:rsidR="00000000" w:rsidDel="00000000" w:rsidP="00000000" w:rsidRDefault="00000000" w:rsidRPr="00000000" w14:paraId="00000003">
      <w:pPr>
        <w:rPr/>
      </w:pPr>
      <w:del w:author="Tiziana Hernandez" w:id="0" w:date="2026-10-22T17:07:27Z">
        <w:r w:rsidDel="00000000" w:rsidR="00000000" w:rsidRPr="00000000">
          <w:rPr/>
          <w:drawing>
            <wp:inline distB="114300" distT="114300" distL="114300" distR="114300">
              <wp:extent cx="5943600" cy="28575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57500"/>
                      </a:xfrm>
                      <a:prstGeom prst="rect"/>
                      <a:ln/>
                    </pic:spPr>
                  </pic:pic>
                </a:graphicData>
              </a:graphic>
            </wp:inline>
          </w:drawing>
        </w:r>
      </w:del>
      <w:r w:rsidDel="00000000" w:rsidR="00000000" w:rsidRPr="00000000">
        <w:rPr>
          <w:rtl w:val="0"/>
        </w:rPr>
      </w:r>
    </w:p>
    <w:p w:rsidR="00000000" w:rsidDel="00000000" w:rsidP="00000000" w:rsidRDefault="00000000" w:rsidRPr="00000000" w14:paraId="00000004">
      <w:pPr>
        <w:rPr/>
      </w:pPr>
      <w:ins w:author="Tiziana Hernandez" w:id="1" w:date="2026-10-22T17:07:09Z">
        <w:r w:rsidDel="00000000" w:rsidR="00000000" w:rsidRPr="00000000">
          <w:rPr/>
          <w:drawing>
            <wp:inline distB="114300" distT="114300" distL="114300" distR="114300">
              <wp:extent cx="5943600" cy="28067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806700"/>
                      </a:xfrm>
                      <a:prstGeom prst="rect"/>
                      <a:ln/>
                    </pic:spPr>
                  </pic:pic>
                </a:graphicData>
              </a:graphic>
            </wp:inline>
          </w:drawing>
        </w:r>
      </w:ins>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Description</w:t>
      </w:r>
      <w:r w:rsidDel="00000000" w:rsidR="00000000" w:rsidRPr="00000000">
        <w:rPr>
          <w:rtl w:val="0"/>
        </w:rPr>
        <w:t xml:space="preserve">: The diagram is responsible for depicting how the underlying text is connected to our model where each </w:t>
      </w:r>
      <w:r w:rsidDel="00000000" w:rsidR="00000000" w:rsidRPr="00000000">
        <w:rPr>
          <w:rtl w:val="0"/>
        </w:rPr>
        <w:t xml:space="preserve">CFJ</w:t>
      </w:r>
      <w:ins w:author="Tiziana Hernandez" w:id="2" w:date="2026-10-22T17:14:59Z">
        <w:r w:rsidDel="00000000" w:rsidR="00000000" w:rsidRPr="00000000">
          <w:rPr>
            <w:rtl w:val="0"/>
          </w:rPr>
          <w:t xml:space="preserve">ConversationMove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is connected to an evidence TextSpan.  The property chain represented in the diagram supports the inference of the associatedWithSpeaker relationship, which is used to answer CQ5 and CQ6. The supporting TextSpan and turn number can also be retrieved to answer CQ5, CQ6, and CQ7.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Diagram of CJF </w:t>
      </w:r>
      <w:ins w:author="Tiziana Hernandez" w:id="2" w:date="2026-10-22T17:14:59Z">
        <w:r w:rsidDel="00000000" w:rsidR="00000000" w:rsidRPr="00000000">
          <w:rPr>
            <w:b w:val="1"/>
            <w:bCs w:val="1"/>
            <w:rtl w:val="0"/>
          </w:rPr>
          <w:t xml:space="preserve">C</w:t>
        </w:r>
        <w:r w:rsidDel="00000000" w:rsidR="00000000" w:rsidRPr="00000000">
          <w:rPr>
            <w:b w:val="1"/>
            <w:bCs w:val="1"/>
            <w:rtl w:val="0"/>
            <w:rPrChange w:author="Tiziana Hernandez" w:id="3" w:date="2026-10-22T17:14:59Z">
              <w:rPr>
                <w:b w:val="1"/>
                <w:bCs w:val="1"/>
              </w:rPr>
            </w:rPrChange>
          </w:rPr>
          <w:t xml:space="preserve">onversation Move</w:t>
        </w:r>
      </w:ins>
      <w:del w:author="Tiziana Hernandez" w:id="2" w:date="2026-10-22T17:14:59Z">
        <w:r w:rsidDel="00000000" w:rsidR="00000000" w:rsidRPr="00000000">
          <w:rPr>
            <w:b w:val="1"/>
            <w:bCs w:val="1"/>
            <w:rtl w:val="0"/>
            <w:rPrChange w:author="Tiziana Hernandez" w:id="3" w:date="2026-10-22T17:14:59Z">
              <w:rPr>
                <w:b w:val="1"/>
                <w:bCs w:val="1"/>
              </w:rPr>
            </w:rPrChange>
          </w:rPr>
          <w:delText xml:space="preserve">milestone</w:delText>
        </w:r>
      </w:del>
      <w:r w:rsidDel="00000000" w:rsidR="00000000" w:rsidRPr="00000000">
        <w:rPr>
          <w:b w:val="1"/>
          <w:bCs w:val="1"/>
          <w:rtl w:val="0"/>
        </w:rPr>
        <w:t xml:space="preserve">s that have states: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del w:author="Tiziana Hernandez" w:id="4" w:date="2026-10-22T16:54:43Z">
        <w:r w:rsidDel="00000000" w:rsidR="00000000" w:rsidRPr="00000000">
          <w:rPr/>
          <w:drawing>
            <wp:inline distB="114300" distT="114300" distL="114300" distR="114300">
              <wp:extent cx="6156192" cy="2287161"/>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56192" cy="2287161"/>
                      </a:xfrm>
                      <a:prstGeom prst="rect"/>
                      <a:ln/>
                    </pic:spPr>
                  </pic:pic>
                </a:graphicData>
              </a:graphic>
            </wp:inline>
          </w:drawing>
        </w:r>
      </w:del>
      <w:r w:rsidDel="00000000" w:rsidR="00000000" w:rsidRPr="00000000">
        <w:rPr>
          <w:rtl w:val="0"/>
        </w:rPr>
      </w:r>
    </w:p>
    <w:p w:rsidR="00000000" w:rsidDel="00000000" w:rsidP="00000000" w:rsidRDefault="00000000" w:rsidRPr="00000000" w14:paraId="0000000C">
      <w:pPr>
        <w:rPr/>
      </w:pPr>
      <w:ins w:author="Tiziana Hernandez" w:id="5" w:date="2026-10-22T16:54:46Z">
        <w:r w:rsidDel="00000000" w:rsidR="00000000" w:rsidRPr="00000000">
          <w:rPr/>
          <w:drawing>
            <wp:inline distB="114300" distT="114300" distL="114300" distR="114300">
              <wp:extent cx="5834063" cy="2486055"/>
              <wp:effectExtent b="0" l="0" r="0" t="0"/>
              <wp:docPr id="15" name="image10.png"/>
              <a:graphic>
                <a:graphicData uri="http://schemas.openxmlformats.org/drawingml/2006/picture">
                  <pic:pic>
                    <pic:nvPicPr>
                      <pic:cNvPr id="0" name="image10.png"/>
                      <pic:cNvPicPr preferRelativeResize="0"/>
                    </pic:nvPicPr>
                    <pic:blipFill>
                      <a:blip r:embed="rId13"/>
                      <a:srcRect b="42927" l="0" r="0" t="0"/>
                      <a:stretch>
                        <a:fillRect/>
                      </a:stretch>
                    </pic:blipFill>
                    <pic:spPr>
                      <a:xfrm>
                        <a:off x="0" y="0"/>
                        <a:ext cx="5834063" cy="2486055"/>
                      </a:xfrm>
                      <a:prstGeom prst="rect"/>
                      <a:ln/>
                    </pic:spPr>
                  </pic:pic>
                </a:graphicData>
              </a:graphic>
            </wp:inline>
          </w:drawing>
        </w:r>
      </w:ins>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Description</w:t>
      </w:r>
      <w:r w:rsidDel="00000000" w:rsidR="00000000" w:rsidRPr="00000000">
        <w:rPr>
          <w:rtl w:val="0"/>
        </w:rPr>
        <w:t xml:space="preserve">: The diagram shows how the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classes are grouped under the general </w:t>
      </w:r>
      <w:ins w:author="Tiziana Hernandez" w:id="2" w:date="2026-10-22T17:14:59Z">
        <w:r w:rsidDel="00000000" w:rsidR="00000000" w:rsidRPr="00000000">
          <w:rPr>
            <w:rtl w:val="0"/>
            <w:rPrChange w:author="Tiziana Hernandez" w:id="3" w:date="2026-10-22T17:14:59Z">
              <w:rPr/>
            </w:rPrChange>
          </w:rPr>
          <w:t xml:space="preserve">CJFConversationMove</w:t>
        </w:r>
      </w:ins>
      <w:del w:author="Tiziana Hernandez" w:id="2" w:date="2026-10-22T17:14:59Z">
        <w:r w:rsidDel="00000000" w:rsidR="00000000" w:rsidRPr="00000000">
          <w:rPr>
            <w:rtl w:val="0"/>
            <w:rPrChange w:author="Tiziana Hernandez" w:id="3" w:date="2026-10-22T17:14:59Z">
              <w:rPr/>
            </w:rPrChange>
          </w:rPr>
          <w:delText xml:space="preserve">CJF</w:delText>
        </w:r>
      </w:del>
      <w:ins w:author="Tiziana Hernandez" w:id="2" w:date="2026-10-22T17:14:59Z">
        <w:del w:author="Tiziana Hernandez" w:id="2" w:date="2026-10-22T17:14:59Z">
          <w:r w:rsidDel="00000000" w:rsidR="00000000" w:rsidRPr="00000000">
            <w:rPr>
              <w:rtl w:val="0"/>
              <w:rPrChange w:author="Tiziana Hernandez" w:id="3" w:date="2026-10-22T17:14:59Z">
                <w:rPr/>
              </w:rPrChange>
            </w:rPr>
            <w:delText xml:space="preserve">conversation move</w:delText>
          </w:r>
        </w:del>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class. </w:t>
      </w:r>
      <w:ins w:author="Tiziana Hernandez" w:id="2" w:date="2026-10-22T17:14:59Z">
        <w:r w:rsidDel="00000000" w:rsidR="00000000" w:rsidRPr="00000000">
          <w:rPr>
            <w:rtl w:val="0"/>
            <w:rPrChange w:author="Tiziana Hernandez" w:id="3" w:date="2026-10-22T17:14:59Z">
              <w:rPr/>
            </w:rPrChange>
          </w:rPr>
          <w:t xml:space="preserve">DeliberativeConversationMove</w:t>
        </w:r>
      </w:ins>
      <w:del w:author="Tiziana Hernandez" w:id="2" w:date="2026-10-22T17:14:59Z">
        <w:r w:rsidDel="00000000" w:rsidR="00000000" w:rsidRPr="00000000">
          <w:rPr>
            <w:rtl w:val="0"/>
            <w:rPrChange w:author="Tiziana Hernandez" w:id="3" w:date="2026-10-22T17:14:59Z">
              <w:rPr/>
            </w:rPrChange>
          </w:rPr>
          <w:delText xml:space="preserve">Deliberative</w:delText>
        </w:r>
      </w:del>
      <w:ins w:author="Tiziana Hernandez" w:id="2" w:date="2026-10-22T17:14:59Z">
        <w:del w:author="Tiziana Hernandez" w:id="2" w:date="2026-10-22T17:14:59Z">
          <w:r w:rsidDel="00000000" w:rsidR="00000000" w:rsidRPr="00000000">
            <w:rPr>
              <w:rtl w:val="0"/>
              <w:rPrChange w:author="Tiziana Hernandez" w:id="3" w:date="2026-10-22T17:14:59Z">
                <w:rPr/>
              </w:rPrChange>
            </w:rPr>
            <w:delText xml:space="preserve">conversation move</w:delText>
          </w:r>
        </w:del>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and InformationRequest are grouped under </w:t>
      </w:r>
      <w:ins w:author="Tiziana Hernandez" w:id="2" w:date="2026-10-22T17:14:59Z">
        <w:r w:rsidDel="00000000" w:rsidR="00000000" w:rsidRPr="00000000">
          <w:rPr>
            <w:rtl w:val="0"/>
          </w:rPr>
          <w:t xml:space="preserve">C</w:t>
        </w:r>
        <w:r w:rsidDel="00000000" w:rsidR="00000000" w:rsidRPr="00000000">
          <w:rPr>
            <w:rtl w:val="0"/>
            <w:rPrChange w:author="Tiziana Hernandez" w:id="3" w:date="2026-10-22T17:14:59Z">
              <w:rPr/>
            </w:rPrChange>
          </w:rPr>
          <w:t xml:space="preserve">onversationMove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WithState because they represent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s that have states that change during a conversation. Outcome and ExpressedPosition are directly under CJF</w:t>
      </w:r>
      <w:ins w:author="Tiziana Hernandez" w:id="2" w:date="2026-10-22T17:14:59Z">
        <w:r w:rsidDel="00000000" w:rsidR="00000000" w:rsidRPr="00000000">
          <w:rPr>
            <w:rtl w:val="0"/>
          </w:rPr>
          <w:t xml:space="preserve">C</w:t>
        </w:r>
        <w:r w:rsidDel="00000000" w:rsidR="00000000" w:rsidRPr="00000000">
          <w:rPr>
            <w:rtl w:val="0"/>
            <w:rPrChange w:author="Tiziana Hernandez" w:id="3" w:date="2026-10-22T17:14:59Z">
              <w:rPr/>
            </w:rPrChange>
          </w:rPr>
          <w:t xml:space="preserve">onversationMove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since they do not have states. This distinction relates to CQ1, which asks which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s occurred and what state information is known for the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s </w:t>
      </w:r>
      <w:r w:rsidDel="00000000" w:rsidR="00000000" w:rsidRPr="00000000">
        <w:rPr>
          <w:b w:val="1"/>
          <w:bCs w:val="1"/>
          <w:rtl w:val="0"/>
        </w:rPr>
        <w:t xml:space="preserve">where a state applies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A Deliberative C</w:t>
      </w:r>
      <w:del w:author="Tiziana Hernandez" w:id="6" w:date="2026-10-22T17:16:48Z">
        <w:r w:rsidDel="00000000" w:rsidR="00000000" w:rsidRPr="00000000">
          <w:rPr>
            <w:b w:val="1"/>
            <w:bCs w:val="1"/>
            <w:rtl w:val="0"/>
          </w:rPr>
          <w:delText xml:space="preserve">F</w:delText>
        </w:r>
      </w:del>
      <w:r w:rsidDel="00000000" w:rsidR="00000000" w:rsidRPr="00000000">
        <w:rPr>
          <w:b w:val="1"/>
          <w:bCs w:val="1"/>
          <w:rtl w:val="0"/>
        </w:rPr>
        <w:t xml:space="preserve">J</w:t>
      </w:r>
      <w:ins w:author="Tiziana Hernandez" w:id="7" w:date="2026-10-22T17:16:52Z">
        <w:r w:rsidDel="00000000" w:rsidR="00000000" w:rsidRPr="00000000">
          <w:rPr>
            <w:b w:val="1"/>
            <w:bCs w:val="1"/>
            <w:rtl w:val="0"/>
          </w:rPr>
          <w:t xml:space="preserve">F</w:t>
        </w:r>
      </w:ins>
      <w:r w:rsidDel="00000000" w:rsidR="00000000" w:rsidRPr="00000000">
        <w:rPr>
          <w:b w:val="1"/>
          <w:bCs w:val="1"/>
          <w:rtl w:val="0"/>
        </w:rPr>
        <w:t xml:space="preserve"> </w:t>
      </w:r>
      <w:ins w:author="Tiziana Hernandez" w:id="2" w:date="2026-10-22T17:14:59Z">
        <w:r w:rsidDel="00000000" w:rsidR="00000000" w:rsidRPr="00000000">
          <w:rPr>
            <w:b w:val="1"/>
            <w:bCs w:val="1"/>
            <w:rtl w:val="0"/>
          </w:rPr>
          <w:t xml:space="preserve">C</w:t>
        </w:r>
        <w:r w:rsidDel="00000000" w:rsidR="00000000" w:rsidRPr="00000000">
          <w:rPr>
            <w:b w:val="1"/>
            <w:bCs w:val="1"/>
            <w:rtl w:val="0"/>
            <w:rPrChange w:author="Tiziana Hernandez" w:id="3" w:date="2026-10-22T17:14:59Z">
              <w:rPr>
                <w:b w:val="1"/>
                <w:bCs w:val="1"/>
              </w:rPr>
            </w:rPrChange>
          </w:rPr>
          <w:t xml:space="preserve">onversation Move</w:t>
        </w:r>
      </w:ins>
      <w:del w:author="Tiziana Hernandez" w:id="2" w:date="2026-10-22T17:14:59Z">
        <w:r w:rsidDel="00000000" w:rsidR="00000000" w:rsidRPr="00000000">
          <w:rPr>
            <w:b w:val="1"/>
            <w:bCs w:val="1"/>
            <w:rtl w:val="0"/>
            <w:rPrChange w:author="Tiziana Hernandez" w:id="3" w:date="2026-10-22T17:14:59Z">
              <w:rPr>
                <w:b w:val="1"/>
                <w:bCs w:val="1"/>
              </w:rPr>
            </w:rPrChange>
          </w:rPr>
          <w:delText xml:space="preserve">Milestone</w:delText>
        </w:r>
      </w:del>
      <w:r w:rsidDel="00000000" w:rsidR="00000000" w:rsidRPr="00000000">
        <w:rPr>
          <w:b w:val="1"/>
          <w:bCs w:val="1"/>
          <w:rtl w:val="0"/>
        </w:rPr>
        <w:t xml:space="preserve">: </w:t>
      </w:r>
    </w:p>
    <w:p w:rsidR="00000000" w:rsidDel="00000000" w:rsidP="00000000" w:rsidRDefault="00000000" w:rsidRPr="00000000" w14:paraId="00000011">
      <w:pPr>
        <w:rPr>
          <w:b w:val="1"/>
          <w:bCs w:val="1"/>
          <w:sz w:val="14"/>
          <w:szCs w:val="14"/>
        </w:rPr>
      </w:pPr>
      <w:r w:rsidDel="00000000" w:rsidR="00000000" w:rsidRPr="00000000">
        <w:rPr>
          <w:rtl w:val="0"/>
        </w:rPr>
      </w:r>
    </w:p>
    <w:p w:rsidR="00000000" w:rsidDel="00000000" w:rsidP="00000000" w:rsidRDefault="00000000" w:rsidRPr="00000000" w14:paraId="00000012">
      <w:pPr>
        <w:rPr>
          <w:b w:val="1"/>
          <w:bCs w:val="1"/>
        </w:rPr>
      </w:pPr>
      <w:del w:author="Tiziana Hernandez" w:id="8" w:date="2026-10-22T16:56:59Z">
        <w:r w:rsidDel="00000000" w:rsidR="00000000" w:rsidRPr="00000000">
          <w:rPr>
            <w:b w:val="1"/>
            <w:bCs w:val="1"/>
          </w:rPr>
          <w:drawing>
            <wp:inline distB="114300" distT="114300" distL="114300" distR="114300">
              <wp:extent cx="3405188" cy="1744576"/>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05188" cy="1744576"/>
                      </a:xfrm>
                      <a:prstGeom prst="rect"/>
                      <a:ln/>
                    </pic:spPr>
                  </pic:pic>
                </a:graphicData>
              </a:graphic>
            </wp:inline>
          </w:drawing>
        </w:r>
      </w:del>
      <w:ins w:author="Tiziana Hernandez" w:id="8" w:date="2026-10-22T16:56:59Z">
        <w:r w:rsidDel="00000000" w:rsidR="00000000" w:rsidRPr="00000000">
          <w:rPr>
            <w:b w:val="1"/>
            <w:bCs w:val="1"/>
          </w:rPr>
          <w:drawing>
            <wp:inline distB="114300" distT="114300" distL="114300" distR="114300">
              <wp:extent cx="3517848" cy="1708088"/>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517848" cy="1708088"/>
                      </a:xfrm>
                      <a:prstGeom prst="rect"/>
                      <a:ln/>
                    </pic:spPr>
                  </pic:pic>
                </a:graphicData>
              </a:graphic>
            </wp:inline>
          </w:drawing>
        </w:r>
      </w:ins>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Description</w:t>
      </w:r>
      <w:r w:rsidDel="00000000" w:rsidR="00000000" w:rsidRPr="00000000">
        <w:rPr>
          <w:rtl w:val="0"/>
        </w:rPr>
        <w:t xml:space="preserve">: This diagram expands the Deliberative</w:t>
      </w:r>
      <w:ins w:author="Tiziana Hernandez" w:id="2" w:date="2026-10-22T17:14:59Z">
        <w:r w:rsidDel="00000000" w:rsidR="00000000" w:rsidRPr="00000000">
          <w:rPr>
            <w:rtl w:val="0"/>
          </w:rPr>
          <w:t xml:space="preserve">C</w:t>
        </w:r>
        <w:r w:rsidDel="00000000" w:rsidR="00000000" w:rsidRPr="00000000">
          <w:rPr>
            <w:rtl w:val="0"/>
            <w:rPrChange w:author="Tiziana Hernandez" w:id="3" w:date="2026-10-22T17:14:59Z">
              <w:rPr/>
            </w:rPrChange>
          </w:rPr>
          <w:t xml:space="preserve">onversationMove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class from the previous diagram into three subclasses: Claim, Issue, and Option. Each is a type of Deliberative</w:t>
      </w:r>
      <w:ins w:author="Tiziana Hernandez" w:id="2" w:date="2026-10-22T17:14:59Z">
        <w:r w:rsidDel="00000000" w:rsidR="00000000" w:rsidRPr="00000000">
          <w:rPr>
            <w:rtl w:val="0"/>
          </w:rPr>
          <w:t xml:space="preserve">C</w:t>
        </w:r>
        <w:r w:rsidDel="00000000" w:rsidR="00000000" w:rsidRPr="00000000">
          <w:rPr>
            <w:rtl w:val="0"/>
            <w:rPrChange w:author="Tiziana Hernandez" w:id="3" w:date="2026-10-22T17:14:59Z">
              <w:rPr/>
            </w:rPrChange>
          </w:rPr>
          <w:t xml:space="preserve">onversationMove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and therefore also belongs to </w:t>
      </w:r>
      <w:ins w:author="Tiziana Hernandez" w:id="2" w:date="2026-10-22T17:14:59Z">
        <w:r w:rsidDel="00000000" w:rsidR="00000000" w:rsidRPr="00000000">
          <w:rPr>
            <w:rtl w:val="0"/>
          </w:rPr>
          <w:t xml:space="preserve">C</w:t>
        </w:r>
        <w:r w:rsidDel="00000000" w:rsidR="00000000" w:rsidRPr="00000000">
          <w:rPr>
            <w:rtl w:val="0"/>
            <w:rPrChange w:author="Tiziana Hernandez" w:id="3" w:date="2026-10-22T17:14:59Z">
              <w:rPr/>
            </w:rPrChange>
          </w:rPr>
          <w:t xml:space="preserve">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WithState. This grouping supports CQ1 by identifying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types the ontology represents state information for.</w:t>
      </w:r>
    </w:p>
    <w:p w:rsidR="00000000" w:rsidDel="00000000" w:rsidP="00000000" w:rsidRDefault="00000000" w:rsidRPr="00000000" w14:paraId="00000015">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CJF </w:t>
      </w:r>
      <w:ins w:author="Tiziana Hernandez" w:id="2" w:date="2026-10-22T17:14:59Z">
        <w:r w:rsidDel="00000000" w:rsidR="00000000" w:rsidRPr="00000000">
          <w:rPr>
            <w:b w:val="1"/>
            <w:bCs w:val="1"/>
            <w:rtl w:val="0"/>
          </w:rPr>
          <w:t xml:space="preserve">C</w:t>
        </w:r>
        <w:r w:rsidDel="00000000" w:rsidR="00000000" w:rsidRPr="00000000">
          <w:rPr>
            <w:b w:val="1"/>
            <w:bCs w:val="1"/>
            <w:rtl w:val="0"/>
            <w:rPrChange w:author="Tiziana Hernandez" w:id="3" w:date="2026-10-22T17:14:59Z">
              <w:rPr>
                <w:b w:val="1"/>
                <w:bCs w:val="1"/>
              </w:rPr>
            </w:rPrChange>
          </w:rPr>
          <w:t xml:space="preserve">onversation Move</w:t>
        </w:r>
      </w:ins>
      <w:del w:author="Tiziana Hernandez" w:id="2" w:date="2026-10-22T17:14:59Z">
        <w:r w:rsidDel="00000000" w:rsidR="00000000" w:rsidRPr="00000000">
          <w:rPr>
            <w:b w:val="1"/>
            <w:bCs w:val="1"/>
            <w:rtl w:val="0"/>
            <w:rPrChange w:author="Tiziana Hernandez" w:id="3" w:date="2026-10-22T17:14:59Z">
              <w:rPr>
                <w:b w:val="1"/>
                <w:bCs w:val="1"/>
              </w:rPr>
            </w:rPrChange>
          </w:rPr>
          <w:delText xml:space="preserve">milestone</w:delText>
        </w:r>
      </w:del>
      <w:r w:rsidDel="00000000" w:rsidR="00000000" w:rsidRPr="00000000">
        <w:rPr>
          <w:b w:val="1"/>
          <w:bCs w:val="1"/>
          <w:rtl w:val="0"/>
        </w:rPr>
        <w:t xml:space="preserve">s state taxonomy: </w:t>
      </w:r>
      <w:r w:rsidDel="00000000" w:rsidR="00000000" w:rsidRPr="00000000">
        <w:rPr>
          <w:rtl w:val="0"/>
        </w:rPr>
      </w:r>
    </w:p>
    <w:p w:rsidR="00000000" w:rsidDel="00000000" w:rsidP="00000000" w:rsidRDefault="00000000" w:rsidRPr="00000000" w14:paraId="00000018">
      <w:pPr>
        <w:rPr>
          <w:sz w:val="14"/>
          <w:szCs w:val="14"/>
          <w:rPrChange w:author="Tiziana Hernandez" w:id="10" w:date="2026-10-22T17:10:40Z">
            <w:rPr>
              <w:b w:val="1"/>
              <w:bCs w:val="1"/>
            </w:rPr>
          </w:rPrChange>
        </w:rPr>
      </w:pPr>
      <w:ins w:author="Tiziana Hernandez" w:id="9" w:date="2026-10-22T17:10:40Z">
        <w:r w:rsidDel="00000000" w:rsidR="00000000" w:rsidRPr="00000000">
          <w:rPr>
            <w:sz w:val="14"/>
            <w:szCs w:val="14"/>
            <w:rPrChange w:author="Tiziana Hernandez" w:id="10" w:date="2026-10-22T17:10:40Z">
              <w:rPr>
                <w:b w:val="1"/>
                <w:bCs w:val="1"/>
              </w:rPr>
            </w:rPrChange>
          </w:rPr>
          <w:drawing>
            <wp:inline distB="114300" distT="114300" distL="114300" distR="114300">
              <wp:extent cx="6024313" cy="1467461"/>
              <wp:effectExtent b="0" l="0" r="0" t="0"/>
              <wp:docPr id="5" name="image7.png"/>
              <a:graphic>
                <a:graphicData uri="http://schemas.openxmlformats.org/drawingml/2006/picture">
                  <pic:pic>
                    <pic:nvPicPr>
                      <pic:cNvPr id="0" name="image7.png"/>
                      <pic:cNvPicPr preferRelativeResize="0"/>
                    </pic:nvPicPr>
                    <pic:blipFill>
                      <a:blip r:embed="rId16"/>
                      <a:srcRect b="56140" l="10096" r="7853" t="0"/>
                      <a:stretch>
                        <a:fillRect/>
                      </a:stretch>
                    </pic:blipFill>
                    <pic:spPr>
                      <a:xfrm>
                        <a:off x="0" y="0"/>
                        <a:ext cx="6024313" cy="1467461"/>
                      </a:xfrm>
                      <a:prstGeom prst="rect"/>
                      <a:ln/>
                    </pic:spPr>
                  </pic:pic>
                </a:graphicData>
              </a:graphic>
            </wp:inline>
          </w:drawing>
        </w:r>
      </w:ins>
      <w:r w:rsidDel="00000000" w:rsidR="00000000" w:rsidRPr="00000000">
        <w:rPr>
          <w:rtl w:val="0"/>
        </w:rPr>
      </w:r>
    </w:p>
    <w:p w:rsidR="00000000" w:rsidDel="00000000" w:rsidP="00000000" w:rsidRDefault="00000000" w:rsidRPr="00000000" w14:paraId="00000019">
      <w:pPr>
        <w:rPr>
          <w:sz w:val="14"/>
          <w:szCs w:val="14"/>
          <w:rPrChange w:author="Tiziana Hernandez" w:id="10" w:date="2026-10-22T17:10:40Z">
            <w:rPr>
              <w:sz w:val="14"/>
              <w:szCs w:val="14"/>
            </w:rPr>
          </w:rPrChange>
        </w:rPr>
      </w:pPr>
      <w:del w:author="Tiziana Hernandez" w:id="11" w:date="2026-10-22T17:10:15Z">
        <w:r w:rsidDel="00000000" w:rsidR="00000000" w:rsidRPr="00000000">
          <w:rPr>
            <w:sz w:val="14"/>
            <w:szCs w:val="14"/>
            <w:rPrChange w:author="Tiziana Hernandez" w:id="10" w:date="2026-10-22T17:10:40Z">
              <w:rPr>
                <w:sz w:val="14"/>
                <w:szCs w:val="14"/>
              </w:rPr>
            </w:rPrChange>
          </w:rPr>
          <w:drawing>
            <wp:inline distB="114300" distT="114300" distL="114300" distR="114300">
              <wp:extent cx="6269171" cy="1676301"/>
              <wp:effectExtent b="0" l="0" r="0" t="0"/>
              <wp:docPr id="8" name="image15.png"/>
              <a:graphic>
                <a:graphicData uri="http://schemas.openxmlformats.org/drawingml/2006/picture">
                  <pic:pic>
                    <pic:nvPicPr>
                      <pic:cNvPr id="0" name="image15.png"/>
                      <pic:cNvPicPr preferRelativeResize="0"/>
                    </pic:nvPicPr>
                    <pic:blipFill>
                      <a:blip r:embed="rId17"/>
                      <a:srcRect b="56912" l="16026" r="8494" t="-1413"/>
                      <a:stretch>
                        <a:fillRect/>
                      </a:stretch>
                    </pic:blipFill>
                    <pic:spPr>
                      <a:xfrm>
                        <a:off x="0" y="0"/>
                        <a:ext cx="6269171" cy="1676301"/>
                      </a:xfrm>
                      <a:prstGeom prst="rect"/>
                      <a:ln/>
                    </pic:spPr>
                  </pic:pic>
                </a:graphicData>
              </a:graphic>
            </wp:inline>
          </w:drawing>
        </w:r>
      </w:del>
      <w:r w:rsidDel="00000000" w:rsidR="00000000" w:rsidRPr="00000000">
        <w:rPr>
          <w:rtl w:val="0"/>
        </w:rPr>
      </w:r>
    </w:p>
    <w:p w:rsidR="00000000" w:rsidDel="00000000" w:rsidP="00000000" w:rsidRDefault="00000000" w:rsidRPr="00000000" w14:paraId="0000001A">
      <w:pPr>
        <w:rPr>
          <w:sz w:val="14"/>
          <w:szCs w:val="14"/>
          <w:rPrChange w:author="Tiziana Hernandez" w:id="10" w:date="2026-10-22T17:10:40Z">
            <w:rPr>
              <w:sz w:val="14"/>
              <w:szCs w:val="14"/>
            </w:rPr>
          </w:rPrChange>
        </w:rPr>
      </w:pPr>
      <w:r w:rsidDel="00000000" w:rsidR="00000000" w:rsidRPr="00000000">
        <w:rPr>
          <w:rtl w:val="0"/>
        </w:rPr>
      </w:r>
    </w:p>
    <w:p w:rsidR="00000000" w:rsidDel="00000000" w:rsidP="00000000" w:rsidRDefault="00000000" w:rsidRPr="00000000" w14:paraId="0000001B">
      <w:pPr>
        <w:rPr/>
      </w:pPr>
      <w:r w:rsidDel="00000000" w:rsidR="00000000" w:rsidRPr="00000000">
        <w:rPr>
          <w:sz w:val="14"/>
          <w:szCs w:val="14"/>
          <w:rtl w:val="0"/>
          <w:rPrChange w:author="Tiziana Hernandez" w:id="10" w:date="2026-10-22T17:10:40Z">
            <w:rPr>
              <w:b w:val="1"/>
              <w:bCs w:val="1"/>
            </w:rPr>
          </w:rPrChange>
        </w:rPr>
        <w:t xml:space="preserve">Description</w:t>
      </w:r>
      <w:r w:rsidDel="00000000" w:rsidR="00000000" w:rsidRPr="00000000">
        <w:rPr>
          <w:sz w:val="14"/>
          <w:szCs w:val="14"/>
          <w:rtl w:val="0"/>
          <w:rPrChange w:author="Tiziana Hernandez" w:id="10" w:date="2026-10-22T17:10:40Z">
            <w:rPr/>
          </w:rPrChange>
        </w:rPr>
        <w:t xml:space="preserve">: This diagram shows the state taxonomy linked to each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type through hasState. These states relate to CQ1 about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state information and CQs 2 and 4 about whether Issues are Addressed or Resolved. Each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WithState has exactly one current State.A State can be shared by any number of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s.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Previous State Assignment Diagram</w:t>
      </w:r>
      <w:r w:rsidDel="00000000" w:rsidR="00000000" w:rsidRPr="00000000">
        <w:rPr>
          <w:b w:val="1"/>
          <w:bCs w:val="1"/>
          <w:rtl w:val="0"/>
        </w:rPr>
        <w:t xml:space="preserve">: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del w:author="Tiziana Hernandez" w:id="12" w:date="2026-10-22T17:12:14Z">
        <w:r w:rsidDel="00000000" w:rsidR="00000000" w:rsidRPr="00000000">
          <w:rPr/>
          <w:drawing>
            <wp:inline distB="114300" distT="114300" distL="114300" distR="114300">
              <wp:extent cx="5129213" cy="2729061"/>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129213" cy="2729061"/>
                      </a:xfrm>
                      <a:prstGeom prst="rect"/>
                      <a:ln/>
                    </pic:spPr>
                  </pic:pic>
                </a:graphicData>
              </a:graphic>
            </wp:inline>
          </w:drawing>
        </w:r>
      </w:del>
      <w:r w:rsidDel="00000000" w:rsidR="00000000" w:rsidRPr="00000000">
        <w:rPr>
          <w:rtl w:val="0"/>
        </w:rPr>
      </w:r>
    </w:p>
    <w:p w:rsidR="00000000" w:rsidDel="00000000" w:rsidP="00000000" w:rsidRDefault="00000000" w:rsidRPr="00000000" w14:paraId="00000023">
      <w:pPr>
        <w:rPr>
          <w:ins w:author="Tiziana Hernandez" w:id="13" w:date="2026-10-22T18:43:23Z"/>
        </w:rPr>
      </w:pPr>
      <w:ins w:author="Tiziana Hernandez" w:id="13" w:date="2026-10-22T18:43:23Z">
        <w:r w:rsidDel="00000000" w:rsidR="00000000" w:rsidRPr="00000000">
          <w:rPr/>
          <w:drawing>
            <wp:inline distB="114300" distT="114300" distL="114300" distR="114300">
              <wp:extent cx="5033963" cy="3303538"/>
              <wp:effectExtent b="0" l="0" r="0" t="0"/>
              <wp:docPr id="12" name="image3.png"/>
              <a:graphic>
                <a:graphicData uri="http://schemas.openxmlformats.org/drawingml/2006/picture">
                  <pic:pic>
                    <pic:nvPicPr>
                      <pic:cNvPr id="0" name="image3.png"/>
                      <pic:cNvPicPr preferRelativeResize="0"/>
                    </pic:nvPicPr>
                    <pic:blipFill>
                      <a:blip r:embed="rId19"/>
                      <a:srcRect b="69384" l="38462" r="20353" t="0"/>
                      <a:stretch>
                        <a:fillRect/>
                      </a:stretch>
                    </pic:blipFill>
                    <pic:spPr>
                      <a:xfrm>
                        <a:off x="0" y="0"/>
                        <a:ext cx="5033963" cy="3303538"/>
                      </a:xfrm>
                      <a:prstGeom prst="rect"/>
                      <a:ln/>
                    </pic:spPr>
                  </pic:pic>
                </a:graphicData>
              </a:graphic>
            </wp:inline>
          </w:drawing>
        </w:r>
        <w:r w:rsidDel="00000000" w:rsidR="00000000" w:rsidRPr="00000000">
          <w:rPr>
            <w:rtl w:val="0"/>
          </w:rPr>
        </w:r>
      </w:ins>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Description</w:t>
      </w:r>
      <w:r w:rsidDel="00000000" w:rsidR="00000000" w:rsidRPr="00000000">
        <w:rPr>
          <w:rtl w:val="0"/>
        </w:rPr>
        <w:t xml:space="preserve">: This diagram shows how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s with states retain their state history as the current State updates. Each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has one current State and one or more StateAssignment records (including current and historical states). Each StateAssignment identifies the recorded State, the Utterance at which it became applicable, and the Text Span evidence supporting it. A StateAssignment may link to the preceding StateAssignment for the same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allowing changes to be traced through the conversation. This is needed to provide supporting evidence of states in our CQs through hasStateEvidence and assignedAtUtterance.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Expressed Position Subdiagram:  </w:t>
      </w:r>
    </w:p>
    <w:p w:rsidR="00000000" w:rsidDel="00000000" w:rsidP="00000000" w:rsidRDefault="00000000" w:rsidRPr="00000000" w14:paraId="00000029">
      <w:pPr>
        <w:rPr/>
      </w:pPr>
      <w:del w:author="Tiziana Hernandez" w:id="14" w:date="2026-10-22T17:09:29Z">
        <w:r w:rsidDel="00000000" w:rsidR="00000000" w:rsidRPr="00000000">
          <w:rPr/>
          <w:drawing>
            <wp:inline distB="114300" distT="114300" distL="114300" distR="114300">
              <wp:extent cx="5943600" cy="1917700"/>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1917700"/>
                      </a:xfrm>
                      <a:prstGeom prst="rect"/>
                      <a:ln/>
                    </pic:spPr>
                  </pic:pic>
                </a:graphicData>
              </a:graphic>
            </wp:inline>
          </w:drawing>
        </w:r>
      </w:del>
      <w:r w:rsidDel="00000000" w:rsidR="00000000" w:rsidRPr="00000000">
        <w:rPr>
          <w:rtl w:val="0"/>
        </w:rPr>
      </w:r>
    </w:p>
    <w:p w:rsidR="00000000" w:rsidDel="00000000" w:rsidP="00000000" w:rsidRDefault="00000000" w:rsidRPr="00000000" w14:paraId="0000002A">
      <w:pPr>
        <w:rPr/>
      </w:pPr>
      <w:ins w:author="Tiziana Hernandez" w:id="15" w:date="2026-10-23T21:03:30Z">
        <w:r w:rsidDel="00000000" w:rsidR="00000000" w:rsidRPr="00000000">
          <w:rPr/>
          <w:drawing>
            <wp:inline distB="114300" distT="114300" distL="114300" distR="114300">
              <wp:extent cx="5943600" cy="1727200"/>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1727200"/>
                      </a:xfrm>
                      <a:prstGeom prst="rect"/>
                      <a:ln/>
                    </pic:spPr>
                  </pic:pic>
                </a:graphicData>
              </a:graphic>
            </wp:inline>
          </w:drawing>
        </w:r>
      </w:ins>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Description</w:t>
      </w:r>
      <w:r w:rsidDel="00000000" w:rsidR="00000000" w:rsidRPr="00000000">
        <w:rPr>
          <w:rtl w:val="0"/>
        </w:rPr>
        <w:t xml:space="preserve">: The diagram models Agreement and Disagreement as subclasses of ExpressedPosition, which is itself a subclass of CFJ</w:t>
      </w:r>
      <w:ins w:author="Tiziana Hernandez" w:id="2" w:date="2026-10-22T17:14:59Z">
        <w:r w:rsidDel="00000000" w:rsidR="00000000" w:rsidRPr="00000000">
          <w:rPr>
            <w:rtl w:val="0"/>
          </w:rPr>
          <w:t xml:space="preserve">C</w:t>
        </w:r>
        <w:r w:rsidDel="00000000" w:rsidR="00000000" w:rsidRPr="00000000">
          <w:rPr>
            <w:rtl w:val="0"/>
            <w:rPrChange w:author="Tiziana Hernandez" w:id="3" w:date="2026-10-22T17:14:59Z">
              <w:rPr/>
            </w:rPrChange>
          </w:rPr>
          <w:t xml:space="preserve">onversationMove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The appropriate subclass is inferred from the supporting textual evidence: isPositiveSupportedBy indicates Agreement, whereas isNegativeSupportedBy indicates Disagreement. Together with conversation turn information, these relationships support CQs 5, 6 and 7.</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b w:val="1"/>
          <w:bCs w:val="1"/>
          <w:highlight w:val="yellow"/>
        </w:rPr>
      </w:pPr>
      <w:r w:rsidDel="00000000" w:rsidR="00000000" w:rsidRPr="00000000">
        <w:rPr>
          <w:rtl w:val="0"/>
        </w:rPr>
      </w:r>
    </w:p>
    <w:p w:rsidR="00000000" w:rsidDel="00000000" w:rsidP="00000000" w:rsidRDefault="00000000" w:rsidRPr="00000000" w14:paraId="0000002E">
      <w:pPr>
        <w:rPr>
          <w:b w:val="1"/>
          <w:bCs w:val="1"/>
          <w:highlight w:val="yellow"/>
        </w:rPr>
      </w:pPr>
      <w:r w:rsidDel="00000000" w:rsidR="00000000" w:rsidRPr="00000000">
        <w:rPr>
          <w:b w:val="1"/>
          <w:bCs w:val="1"/>
          <w:highlight w:val="yellow"/>
          <w:rtl w:val="0"/>
        </w:rPr>
        <w:t xml:space="preserve">Relationships between CJF </w:t>
      </w:r>
      <w:ins w:author="Tiziana Hernandez" w:id="2" w:date="2026-10-22T17:14:59Z">
        <w:r w:rsidDel="00000000" w:rsidR="00000000" w:rsidRPr="00000000">
          <w:rPr>
            <w:b w:val="1"/>
            <w:bCs w:val="1"/>
            <w:highlight w:val="yellow"/>
            <w:rtl w:val="0"/>
          </w:rPr>
          <w:t xml:space="preserve">C</w:t>
        </w:r>
        <w:r w:rsidDel="00000000" w:rsidR="00000000" w:rsidRPr="00000000">
          <w:rPr>
            <w:b w:val="1"/>
            <w:bCs w:val="1"/>
            <w:highlight w:val="yellow"/>
            <w:rtl w:val="0"/>
            <w:rPrChange w:author="Tiziana Hernandez" w:id="3" w:date="2026-10-22T17:14:59Z">
              <w:rPr>
                <w:b w:val="1"/>
                <w:bCs w:val="1"/>
                <w:highlight w:val="yellow"/>
              </w:rPr>
            </w:rPrChange>
          </w:rPr>
          <w:t xml:space="preserve">onversation Move</w:t>
        </w:r>
      </w:ins>
      <w:del w:author="Tiziana Hernandez" w:id="2" w:date="2026-10-22T17:14:59Z">
        <w:r w:rsidDel="00000000" w:rsidR="00000000" w:rsidRPr="00000000">
          <w:rPr>
            <w:b w:val="1"/>
            <w:bCs w:val="1"/>
            <w:highlight w:val="yellow"/>
            <w:rtl w:val="0"/>
            <w:rPrChange w:author="Tiziana Hernandez" w:id="3" w:date="2026-10-22T17:14:59Z">
              <w:rPr>
                <w:b w:val="1"/>
                <w:bCs w:val="1"/>
                <w:highlight w:val="yellow"/>
              </w:rPr>
            </w:rPrChange>
          </w:rPr>
          <w:delText xml:space="preserve">Milestone</w:delText>
        </w:r>
      </w:del>
      <w:r w:rsidDel="00000000" w:rsidR="00000000" w:rsidRPr="00000000">
        <w:rPr>
          <w:b w:val="1"/>
          <w:bCs w:val="1"/>
          <w:highlight w:val="yellow"/>
          <w:rtl w:val="0"/>
        </w:rPr>
        <w:t xml:space="preserve">s:  </w:t>
      </w:r>
    </w:p>
    <w:p w:rsidR="00000000" w:rsidDel="00000000" w:rsidP="00000000" w:rsidRDefault="00000000" w:rsidRPr="00000000" w14:paraId="0000002F">
      <w:pPr>
        <w:rPr>
          <w:b w:val="1"/>
          <w:bCs w:val="1"/>
          <w:highlight w:val="yellow"/>
        </w:rPr>
      </w:pPr>
      <w:r w:rsidDel="00000000" w:rsidR="00000000" w:rsidRPr="00000000">
        <w:rPr>
          <w:rtl w:val="0"/>
        </w:rPr>
      </w:r>
    </w:p>
    <w:p w:rsidR="00000000" w:rsidDel="00000000" w:rsidP="00000000" w:rsidRDefault="00000000" w:rsidRPr="00000000" w14:paraId="00000030">
      <w:pPr>
        <w:rPr/>
      </w:pPr>
      <w:del w:author="Tiziana Hernandez" w:id="16" w:date="2026-10-22T16:58:33Z">
        <w:r w:rsidDel="00000000" w:rsidR="00000000" w:rsidRPr="00000000">
          <w:rPr/>
          <w:drawing>
            <wp:inline distB="114300" distT="114300" distL="114300" distR="114300">
              <wp:extent cx="6301033" cy="2938463"/>
              <wp:effectExtent b="0" l="0" r="0" t="0"/>
              <wp:docPr id="1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301033" cy="2938463"/>
                      </a:xfrm>
                      <a:prstGeom prst="rect"/>
                      <a:ln/>
                    </pic:spPr>
                  </pic:pic>
                </a:graphicData>
              </a:graphic>
            </wp:inline>
          </w:drawing>
        </w:r>
      </w:del>
      <w:r w:rsidDel="00000000" w:rsidR="00000000" w:rsidRPr="00000000">
        <w:rPr>
          <w:rtl w:val="0"/>
        </w:rPr>
      </w:r>
    </w:p>
    <w:p w:rsidR="00000000" w:rsidDel="00000000" w:rsidP="00000000" w:rsidRDefault="00000000" w:rsidRPr="00000000" w14:paraId="00000031">
      <w:pPr>
        <w:rPr/>
      </w:pPr>
      <w:ins w:author="Tiziana Hernandez" w:id="17" w:date="2026-10-22T16:58:36Z">
        <w:r w:rsidDel="00000000" w:rsidR="00000000" w:rsidRPr="00000000">
          <w:rPr/>
          <w:drawing>
            <wp:inline distB="114300" distT="114300" distL="114300" distR="114300">
              <wp:extent cx="6369704" cy="2970487"/>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369704" cy="2970487"/>
                      </a:xfrm>
                      <a:prstGeom prst="rect"/>
                      <a:ln/>
                    </pic:spPr>
                  </pic:pic>
                </a:graphicData>
              </a:graphic>
            </wp:inline>
          </w:drawing>
        </w:r>
      </w:ins>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Description</w:t>
      </w:r>
      <w:r w:rsidDel="00000000" w:rsidR="00000000" w:rsidRPr="00000000">
        <w:rPr>
          <w:rtl w:val="0"/>
        </w:rPr>
        <w:t xml:space="preserve">: This diagram shows how the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types can be connected in the conversation. These relationships help retrieve related contributions and provide evidence for determining </w:t>
      </w:r>
      <w:ins w:author="Tiziana Hernandez" w:id="2" w:date="2026-10-22T17:14:59Z">
        <w:r w:rsidDel="00000000" w:rsidR="00000000" w:rsidRPr="00000000">
          <w:rPr>
            <w:rtl w:val="0"/>
            <w:rPrChange w:author="Tiziana Hernandez" w:id="3" w:date="2026-10-22T17:14:59Z">
              <w:rPr/>
            </w:rPrChange>
          </w:rPr>
          <w:t xml:space="preserve">conversation move</w:t>
        </w:r>
      </w:ins>
      <w:del w:author="Tiziana Hernandez" w:id="2" w:date="2026-10-22T17:14:59Z">
        <w:r w:rsidDel="00000000" w:rsidR="00000000" w:rsidRPr="00000000">
          <w:rPr>
            <w:rtl w:val="0"/>
            <w:rPrChange w:author="Tiziana Hernandez" w:id="3" w:date="2026-10-22T17:14:59Z">
              <w:rPr/>
            </w:rPrChange>
          </w:rPr>
          <w:delText xml:space="preserve">milestone</w:delText>
        </w:r>
      </w:del>
      <w:r w:rsidDel="00000000" w:rsidR="00000000" w:rsidRPr="00000000">
        <w:rPr>
          <w:rtl w:val="0"/>
        </w:rPr>
        <w:t xml:space="preserve"> states. Together with the state information and links to speakers and turns, they support all the competency questions.</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Diagram of Property Hierarchy:</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Pr>
        <w:drawing>
          <wp:inline distB="114300" distT="114300" distL="114300" distR="114300">
            <wp:extent cx="5943600" cy="3365500"/>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Description</w:t>
      </w:r>
      <w:r w:rsidDel="00000000" w:rsidR="00000000" w:rsidRPr="00000000">
        <w:rPr>
          <w:rtl w:val="0"/>
        </w:rPr>
        <w:t xml:space="preserve">: The diagram shows the subproperty relationships of properties in our ontology, This contains 4 segments of properties and imports properties from SIO [1] and deliberation ontology [2]</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ins w:author="Tiziana Hernandez" w:id="18" w:date="2026-10-23T20:23:52Z"/>
          <w:b w:val="1"/>
          <w:bCs w:val="1"/>
        </w:rPr>
      </w:pPr>
      <w:ins w:author="Tiziana Hernandez" w:id="18" w:date="2026-10-23T20:23:52Z">
        <w:r w:rsidDel="00000000" w:rsidR="00000000" w:rsidRPr="00000000">
          <w:rPr>
            <w:b w:val="1"/>
            <w:bCs w:val="1"/>
            <w:rtl w:val="0"/>
          </w:rPr>
          <w:t xml:space="preserve">Reification CJF Relationship Class Taxonomy</w:t>
        </w:r>
      </w:ins>
    </w:p>
    <w:p w:rsidR="00000000" w:rsidDel="00000000" w:rsidP="00000000" w:rsidRDefault="00000000" w:rsidRPr="00000000" w14:paraId="0000003D">
      <w:pPr>
        <w:rPr>
          <w:ins w:author="Tiziana Hernandez" w:id="18" w:date="2026-10-23T20:23:52Z"/>
          <w:b w:val="1"/>
          <w:bCs w:val="1"/>
        </w:rPr>
      </w:pPr>
      <w:ins w:author="Tiziana Hernandez" w:id="18" w:date="2026-10-23T20:23:52Z">
        <w:r w:rsidDel="00000000" w:rsidR="00000000" w:rsidRPr="00000000">
          <w:rPr>
            <w:b w:val="1"/>
            <w:bCs w:val="1"/>
          </w:rPr>
          <w:drawing>
            <wp:inline distB="114300" distT="114300" distL="114300" distR="114300">
              <wp:extent cx="5943600" cy="14478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447800"/>
                      </a:xfrm>
                      <a:prstGeom prst="rect"/>
                      <a:ln/>
                    </pic:spPr>
                  </pic:pic>
                </a:graphicData>
              </a:graphic>
            </wp:inline>
          </w:drawing>
        </w:r>
        <w:r w:rsidDel="00000000" w:rsidR="00000000" w:rsidRPr="00000000">
          <w:rPr>
            <w:rtl w:val="0"/>
          </w:rPr>
        </w:r>
      </w:ins>
    </w:p>
    <w:p w:rsidR="00000000" w:rsidDel="00000000" w:rsidP="00000000" w:rsidRDefault="00000000" w:rsidRPr="00000000" w14:paraId="0000003E">
      <w:pPr>
        <w:rPr>
          <w:ins w:author="Tiziana Hernandez" w:id="18" w:date="2026-10-23T20:23:52Z"/>
          <w:b w:val="1"/>
          <w:bCs w:val="1"/>
        </w:rPr>
      </w:pPr>
      <w:ins w:author="Tiziana Hernandez" w:id="18" w:date="2026-10-23T20:23:52Z">
        <w:r w:rsidDel="00000000" w:rsidR="00000000" w:rsidRPr="00000000">
          <w:rPr>
            <w:rtl w:val="0"/>
          </w:rPr>
        </w:r>
      </w:ins>
    </w:p>
    <w:p w:rsidR="00000000" w:rsidDel="00000000" w:rsidP="00000000" w:rsidRDefault="00000000" w:rsidRPr="00000000" w14:paraId="0000003F">
      <w:pPr>
        <w:rPr>
          <w:ins w:author="Tiziana Hernandez" w:id="18" w:date="2026-10-23T20:23:52Z"/>
          <w:b w:val="1"/>
          <w:bCs w:val="1"/>
        </w:rPr>
      </w:pPr>
      <w:ins w:author="Tiziana Hernandez" w:id="18" w:date="2026-10-23T20:23:52Z">
        <w:r w:rsidDel="00000000" w:rsidR="00000000" w:rsidRPr="00000000">
          <w:rPr>
            <w:b w:val="1"/>
            <w:bCs w:val="1"/>
            <w:rtl w:val="0"/>
          </w:rPr>
          <w:t xml:space="preserve">Description:</w:t>
        </w:r>
      </w:ins>
    </w:p>
    <w:p w:rsidR="00000000" w:rsidDel="00000000" w:rsidP="00000000" w:rsidRDefault="00000000" w:rsidRPr="00000000" w14:paraId="00000040">
      <w:pPr>
        <w:rPr>
          <w:ins w:author="Tiziana Hernandez" w:id="18" w:date="2026-10-23T20:23:52Z"/>
          <w:rPrChange w:author="Tiziana Hernandez" w:id="19" w:date="2026-10-23T20:23:52Z">
            <w:rPr>
              <w:b w:val="1"/>
              <w:bCs w:val="1"/>
            </w:rPr>
          </w:rPrChange>
        </w:rPr>
      </w:pPr>
      <w:ins w:author="Tiziana Hernandez" w:id="18" w:date="2026-10-23T20:23:52Z">
        <w:r w:rsidDel="00000000" w:rsidR="00000000" w:rsidRPr="00000000">
          <w:rPr>
            <w:rtl w:val="0"/>
            <w:rPrChange w:author="Tiziana Hernandez" w:id="19" w:date="2026-10-23T20:23:52Z">
              <w:rPr>
                <w:b w:val="1"/>
                <w:bCs w:val="1"/>
              </w:rPr>
            </w:rPrChange>
          </w:rPr>
          <w:t xml:space="preserve">The diagram shows the class hierarchy used to reify relationships between conversation moves. CJFConversationMoveRelationship is the superclass of Challenge, Response, Position, Support, and Address. Answer specializes Response, while Resolve specializes Address.</w:t>
        </w:r>
        <w:r w:rsidDel="00000000" w:rsidR="00000000" w:rsidRPr="00000000">
          <w:rPr>
            <w:rtl w:val="0"/>
          </w:rPr>
        </w:r>
      </w:ins>
    </w:p>
    <w:p w:rsidR="00000000" w:rsidDel="00000000" w:rsidP="00000000" w:rsidRDefault="00000000" w:rsidRPr="00000000" w14:paraId="00000041">
      <w:pPr>
        <w:rPr>
          <w:ins w:author="Tiziana Hernandez" w:id="18" w:date="2026-10-23T20:23:52Z"/>
          <w:b w:val="1"/>
          <w:bCs w:val="1"/>
        </w:rPr>
      </w:pPr>
      <w:ins w:author="Tiziana Hernandez" w:id="18" w:date="2026-10-23T20:23:52Z">
        <w:r w:rsidDel="00000000" w:rsidR="00000000" w:rsidRPr="00000000">
          <w:rPr>
            <w:rtl w:val="0"/>
          </w:rPr>
        </w:r>
      </w:ins>
    </w:p>
    <w:p w:rsidR="00000000" w:rsidDel="00000000" w:rsidP="00000000" w:rsidRDefault="00000000" w:rsidRPr="00000000" w14:paraId="00000042">
      <w:pPr>
        <w:rPr>
          <w:del w:author="Tiziana Hernandez" w:id="18" w:date="2026-10-23T20:23:52Z"/>
          <w:b w:val="1"/>
          <w:bCs w:val="1"/>
        </w:rPr>
      </w:pPr>
      <w:del w:author="Tiziana Hernandez" w:id="18" w:date="2026-10-23T20:23:52Z">
        <w:r w:rsidDel="00000000" w:rsidR="00000000" w:rsidRPr="00000000">
          <w:rPr>
            <w:rtl w:val="0"/>
          </w:rPr>
        </w:r>
      </w:del>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Reification Diagram: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ins w:author="Devin De Silva" w:id="20" w:date="2026-10-23T18:08:12Z">
        <w:commentRangeStart w:id="0"/>
        <w:r w:rsidDel="00000000" w:rsidR="00000000" w:rsidRPr="00000000">
          <w:rPr>
            <w:b w:val="1"/>
            <w:bCs w:val="1"/>
          </w:rPr>
          <w:drawing>
            <wp:inline distB="114300" distT="114300" distL="114300" distR="114300">
              <wp:extent cx="5943600" cy="2679700"/>
              <wp:effectExtent b="0" l="0" r="0" t="0"/>
              <wp:docPr id="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679700"/>
                      </a:xfrm>
                      <a:prstGeom prst="rect"/>
                      <a:ln/>
                    </pic:spPr>
                  </pic:pic>
                </a:graphicData>
              </a:graphic>
            </wp:inline>
          </w:drawing>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ins w:author="Tiziana Hernandez" w:id="21" w:date="2026-10-23T20:23:39Z"/>
          <w:rPrChange w:author="Tiziana Hernandez" w:id="22" w:date="2026-10-23T20:23:39Z">
            <w:rPr>
              <w:b w:val="1"/>
              <w:bCs w:val="1"/>
            </w:rPr>
          </w:rPrChange>
        </w:rPr>
      </w:pPr>
      <w:ins w:author="Tiziana Hernandez" w:id="21" w:date="2026-10-23T20:23:39Z">
        <w:r w:rsidDel="00000000" w:rsidR="00000000" w:rsidRPr="00000000">
          <w:rPr>
            <w:b w:val="1"/>
            <w:bCs w:val="1"/>
            <w:rtl w:val="0"/>
          </w:rPr>
          <w:t xml:space="preserve">Description: </w:t>
        </w:r>
        <w:r w:rsidDel="00000000" w:rsidR="00000000" w:rsidRPr="00000000">
          <w:rPr>
            <w:rtl w:val="0"/>
            <w:rPrChange w:author="Tiziana Hernandez" w:id="22" w:date="2026-10-23T20:23:39Z">
              <w:rPr>
                <w:b w:val="1"/>
                <w:bCs w:val="1"/>
              </w:rPr>
            </w:rPrChange>
          </w:rPr>
          <w:t xml:space="preserve">The diagram illustrates how relationships between conversation moves are represented through reification. Each relationship is modeled as an individual that connects a source conversation move to a target conversation move. This allows supporting evidence and other contextual information to be attached to the relationship itself, recording both how the moves are connected and what justifies that connection. The reasoner can infer from the property chain the actual relationship. In this example, addresses is </w:t>
        </w:r>
        <w:r w:rsidDel="00000000" w:rsidR="00000000" w:rsidRPr="00000000">
          <w:rPr>
            <w:rtl w:val="0"/>
            <w:rPrChange w:author="Tiziana Hernandez" w:id="22" w:date="2026-10-23T20:23:39Z">
              <w:rPr/>
            </w:rPrChange>
          </w:rPr>
          <w:t xml:space="preserve">inferred</w:t>
        </w:r>
        <w:r w:rsidDel="00000000" w:rsidR="00000000" w:rsidRPr="00000000">
          <w:rPr>
            <w:rtl w:val="0"/>
            <w:rPrChange w:author="Tiziana Hernandez" w:id="22" w:date="2026-10-23T20:23:39Z">
              <w:rPr>
                <w:b w:val="1"/>
                <w:bCs w:val="1"/>
              </w:rPr>
            </w:rPrChange>
          </w:rPr>
          <w:t xml:space="preserve"> through the property chain of makesAddress and isAimedAtAddresses. </w:t>
        </w:r>
      </w:ins>
    </w:p>
    <w:p w:rsidR="00000000" w:rsidDel="00000000" w:rsidP="00000000" w:rsidRDefault="00000000" w:rsidRPr="00000000" w14:paraId="00000049">
      <w:pPr>
        <w:rPr>
          <w:ins w:author="Tiziana Hernandez" w:id="21" w:date="2026-10-23T20:23:39Z"/>
          <w:rPrChange w:author="Tiziana Hernandez" w:id="22" w:date="2026-10-23T20:23:39Z">
            <w:rPr>
              <w:b w:val="1"/>
              <w:bCs w:val="1"/>
            </w:rPr>
          </w:rPrChange>
        </w:rPr>
      </w:pPr>
      <w:ins w:author="Tiziana Hernandez" w:id="21" w:date="2026-10-23T20:23:39Z">
        <w:r w:rsidDel="00000000" w:rsidR="00000000" w:rsidRPr="00000000">
          <w:rPr>
            <w:rtl w:val="0"/>
          </w:rPr>
        </w:r>
      </w:ins>
    </w:p>
    <w:p w:rsidR="00000000" w:rsidDel="00000000" w:rsidP="00000000" w:rsidRDefault="00000000" w:rsidRPr="00000000" w14:paraId="0000004A">
      <w:pPr>
        <w:rPr>
          <w:ins w:author="Tiziana Hernandez" w:id="21" w:date="2026-10-23T20:23:39Z"/>
          <w:b w:val="1"/>
          <w:bCs w:val="1"/>
        </w:rPr>
      </w:pPr>
      <w:ins w:author="Tiziana Hernandez" w:id="21" w:date="2026-10-23T20:23:39Z">
        <w:r w:rsidDel="00000000" w:rsidR="00000000" w:rsidRPr="00000000">
          <w:rPr>
            <w:rtl w:val="0"/>
          </w:rPr>
        </w:r>
      </w:ins>
    </w:p>
    <w:p w:rsidR="00000000" w:rsidDel="00000000" w:rsidP="00000000" w:rsidRDefault="00000000" w:rsidRPr="00000000" w14:paraId="0000004B">
      <w:pPr>
        <w:rPr>
          <w:ins w:author="Tiziana Hernandez" w:id="21" w:date="2026-10-23T20:23:39Z"/>
          <w:b w:val="1"/>
          <w:bCs w:val="1"/>
        </w:rPr>
      </w:pPr>
      <w:ins w:author="Tiziana Hernandez" w:id="21" w:date="2026-10-23T20:23:39Z">
        <w:r w:rsidDel="00000000" w:rsidR="00000000" w:rsidRPr="00000000">
          <w:rPr>
            <w:rtl w:val="0"/>
          </w:rPr>
        </w:r>
      </w:ins>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b w:val="1"/>
          <w:bCs w:val="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M. Dumontier et al., “The Semanticscience Integrated Ontology (SIO) for biomedical research and knowledge discovery,” Journal of Biomedical Semantics, vol. 5, no. 1, Art. no. 14, 2014, doi: 10.1186/2041-1480-5-14. [Online]. Available: https://doi.org/10.1186/2041-1480-5-14.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 S. Vagnoni, “Deliberation Knowledge Graph.” Accessed: Oct. 13, 2026. [Online]. Available: https://dkg.svagnoni.linkeddata.es/</w:t>
      </w:r>
    </w:p>
    <w:p w:rsidR="00000000" w:rsidDel="00000000" w:rsidP="00000000" w:rsidRDefault="00000000" w:rsidRPr="00000000" w14:paraId="00000054">
      <w:pPr>
        <w:rPr/>
      </w:pP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ziana Hernandez" w:id="0" w:date="2026-10-23T20:19:5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full "CJFConversationMoveRelationship", n is currently missing in relationship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6"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23T20:19:5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56"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8.png"/><Relationship Id="rId25"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